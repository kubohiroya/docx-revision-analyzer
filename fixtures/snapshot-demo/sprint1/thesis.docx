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学生F" w:date="2026-10-06T01:00:47.324Z">
        <w:r w:rsidR="00B00001">
          <w:t xml:space="preserve">既存手法と比較して</w:t>
        </w:r>
      </w:ins>
      <w:ins w:id="2" w:author="学生F" w:date="2026-10-06T01:01:46.993Z">
        <w:r w:rsidR="00B00001">
          <w:t xml:space="preserve">評価者による</w:t>
        </w:r>
      </w:ins>
      <w:ins w:id="3" w:author="学生F" w:date="2026-10-06T01:02:16.129Z">
        <w:r w:rsidR="00B00001">
          <w:t xml:space="preserve">実験の結果</w:t>
        </w:r>
      </w:ins>
      <w:ins w:id="4" w:author="学生F" w:date="2026-10-06T01:03:17.100Z">
        <w:r w:rsidR="00B00001">
          <w:t xml:space="preserve">特に、</w:t>
        </w:r>
      </w:ins>
      <w:ins w:id="5" w:author="学生F" w:date="2026-10-06T01:03:54.708Z">
        <w:r w:rsidR="00B00001">
          <w:t xml:space="preserve">本研究では</w:t>
        </w:r>
      </w:ins>
      <w:ins w:id="6" w:author="学生F" w:date="2026-10-06T01:04:18.703Z">
        <w:r w:rsidR="00B00001">
          <w:t xml:space="preserve">評価者による</w:t>
        </w:r>
      </w:ins>
      <w:ins w:id="7" w:author="学生F" w:date="2026-10-06T01:05:02.031Z">
        <w:r w:rsidR="00B00001">
          <w:t xml:space="preserve">課題を整理し</w:t>
        </w:r>
      </w:ins>
      <w:ins w:id="8" w:author="学生F" w:date="2026-10-06T01:05:32.800Z">
        <w:r w:rsidR="00B00001">
          <w:t xml:space="preserve">既存手法と比較して</w:t>
        </w:r>
      </w:ins>
      <w:ins w:id="9" w:author="学生F" w:date="2026-10-06T01:06:17.202Z">
        <w:r w:rsidR="00B00001">
          <w:t xml:space="preserve">定量的に測ることが</w:t>
        </w:r>
      </w:ins>
      <w:ins w:id="10" w:author="学生F" w:date="2026-10-06T01:07:11.105Z">
        <w:r w:rsidR="00B00001">
          <w:t xml:space="preserve">本研究では</w:t>
        </w:r>
      </w:ins>
      <w:ins w:id="11" w:author="学生F" w:date="2026-10-06T01:07:43.334Z">
        <w:r w:rsidR="00B00001">
          <w:t xml:space="preserve">提案手法は</w:t>
        </w:r>
      </w:ins>
      <w:ins w:id="12" w:author="学生F" w:date="2026-10-06T01:08:50.017Z">
        <w:r w:rsidR="00B00001">
          <w:t xml:space="preserve">定量的に測ることが</w:t>
        </w:r>
      </w:ins>
      <w:ins w:id="13" w:author="学生F" w:date="2026-10-06T01:10:06.549Z">
        <w:r w:rsidR="00B00001">
          <w:t xml:space="preserve">検討が必要である。</w:t>
        </w:r>
      </w:ins>
      <w:ins w:id="14" w:author="学生F" w:date="2026-10-06T01:10:43.258Z">
        <w:r w:rsidR="00B00001">
          <w:t xml:space="preserve">提案手法は</w:t>
        </w:r>
      </w:ins>
      <w:ins w:id="15" w:author="学生F" w:date="2026-10-06T01:11:28.099Z">
        <w:r w:rsidR="00B00001">
          <w:t xml:space="preserve">提案手法は</w:t>
        </w:r>
      </w:ins>
      <w:ins w:id="16" w:author="学生F" w:date="2026-10-06T01:12:27.925Z">
        <w:r w:rsidR="00B00001">
          <w:t xml:space="preserve">面接評価の場面では</w:t>
        </w:r>
      </w:ins>
      <w:ins w:id="17" w:author="学生F" w:date="2026-10-06T01:13:05.996Z">
        <w:r w:rsidR="00B00001">
          <w:t xml:space="preserve">定量的に測ることが</w:t>
        </w:r>
      </w:ins>
      <w:ins w:id="18" w:author="学生F" w:date="2026-10-06T01:13:30.818Z">
        <w:r w:rsidR="00B00001">
          <w:t xml:space="preserve">本研究では</w:t>
        </w:r>
      </w:ins>
      <w:ins w:id="19" w:author="学生F" w:date="2026-10-06T01:14:10.940Z">
        <w:r w:rsidR="00B00001">
          <w:t xml:space="preserve">検討が必要である。</w:t>
        </w:r>
      </w:ins>
      <w:ins w:id="20" w:author="学生F" w:date="2026-10-06T01:15:15.457Z">
        <w:r w:rsidR="00B00001">
          <w:t xml:space="preserve">今後の課題として</w:t>
        </w:r>
      </w:ins>
      <w:ins w:id="21" w:author="学生F" w:date="2026-10-06T01:16:33.497Z">
        <w:r w:rsidR="00B00001">
          <w:t xml:space="preserve">主観評価との</w:t>
        </w:r>
      </w:ins>
      <w:ins w:id="22" w:author="学生F" w:date="2026-10-06T01:17:31.248Z">
        <w:r w:rsidR="00B00001">
          <w:t xml:space="preserve">高い精度を示した。</w:t>
        </w:r>
      </w:ins>
      <w:ins w:id="23" w:author="学生F" w:date="2026-10-06T01:17:53.116Z">
        <w:r w:rsidR="00B00001">
          <w:t xml:space="preserve">重要だと考えられる。</w:t>
        </w:r>
      </w:ins>
      <w:ins w:id="24" w:author="学生F" w:date="2026-10-06T01:18:24.054Z">
        <w:r w:rsidR="00B00001">
          <w:t xml:space="preserve">重要だと考えられる。</w:t>
        </w:r>
      </w:ins>
      <w:ins w:id="25" w:author="学生F" w:date="2026-10-06T01:19:33.913Z">
        <w:r w:rsidR="00B00001">
          <w:t xml:space="preserve">提案手法は</w:t>
        </w:r>
      </w:ins>
      <w:ins w:id="26" w:author="学生F" w:date="2026-10-06T01:20:23.473Z">
        <w:r w:rsidR="00B00001">
          <w:t xml:space="preserve">提案する。</w:t>
        </w:r>
      </w:ins>
      <w:ins w:id="27" w:author="学生F" w:date="2026-10-06T01:21:42.048Z">
        <w:r w:rsidR="00B00001">
          <w:t xml:space="preserve">また、</w:t>
        </w:r>
      </w:ins>
      <w:ins w:id="28" w:author="学生F" w:date="2026-10-06T01:22:54.230Z">
        <w:r w:rsidR="00B00001">
          <w:t xml:space="preserve">検討が必要である。</w:t>
        </w:r>
      </w:ins>
      <w:ins w:id="29" w:author="学生F" w:date="2026-10-06T01:23:50.185Z">
        <w:r w:rsidR="00B00001">
          <w:t xml:space="preserve">データ数の拡大や</w:t>
        </w:r>
      </w:ins>
      <w:ins w:id="30" w:author="学生F" w:date="2026-10-06T01:24:40.298Z">
        <w:r w:rsidR="00B00001">
          <w:t xml:space="preserve">特に、</w:t>
        </w:r>
      </w:ins>
      <w:ins w:id="31" w:author="学生F" w:date="2026-10-06T01:25:46.362Z">
        <w:r w:rsidR="00B00001">
          <w:t xml:space="preserve">また、</w:t>
        </w:r>
      </w:ins>
      <w:ins w:id="32" w:author="学生F" w:date="2026-10-06T01:26:46.756Z">
        <w:r w:rsidR="00B00001">
          <w:t xml:space="preserve">重要だと考えられる。</w:t>
        </w:r>
      </w:ins>
      <w:ins w:id="33" w:author="学生F" w:date="2026-10-06T01:27:29.160Z">
        <w:r w:rsidR="00B00001">
          <w:t xml:space="preserve">本研究では</w:t>
        </w:r>
      </w:ins>
      <w:ins w:id="34" w:author="学生F" w:date="2026-10-06T01:27:59.877Z">
        <w:r w:rsidR="00B00001">
          <w:t xml:space="preserve">従来手法の</w:t>
        </w:r>
      </w:ins>
      <w:ins w:id="35" w:author="学生F" w:date="2026-10-06T01:29:16.980Z">
        <w:r w:rsidR="00B00001">
          <w:t xml:space="preserve">定量的に測ることが</w:t>
        </w:r>
      </w:ins>
      <w:ins w:id="36" w:author="学生F" w:date="2026-10-06T01:29:47.398Z">
        <w:r w:rsidR="00B00001">
          <w:t xml:space="preserve">新しい評価指標を</w:t>
        </w:r>
      </w:ins>
      <w:ins w:id="37" w:author="学生F" w:date="2026-10-06T01:30:36.496Z">
        <w:r w:rsidR="00B00001">
          <w:t xml:space="preserve">また、</w:t>
        </w:r>
      </w:ins>
      <w:ins w:id="38" w:author="学生F" w:date="2026-10-06T01:31:13.788Z">
        <w:r w:rsidR="00B00001">
          <w:t xml:space="preserve">定量的に測ることが</w:t>
        </w:r>
      </w:ins>
      <w:ins w:id="39" w:author="学生F" w:date="2026-10-06T01:32:27.731Z">
        <w:r w:rsidR="00B00001">
          <w:t xml:space="preserve">本研究では</w:t>
        </w:r>
      </w:ins>
      <w:ins w:id="40" w:author="学生F" w:date="2026-10-06T01:33:45.839Z">
        <w:r w:rsidR="00B00001">
          <w:t xml:space="preserve">評価者による</w:t>
        </w:r>
      </w:ins>
      <w:ins w:id="41" w:author="学生F" w:date="2026-10-06T01:34:58.932Z">
        <w:r w:rsidR="00B00001">
          <w:t xml:space="preserve">実験の結果</w:t>
        </w:r>
      </w:ins>
      <w:ins w:id="42" w:author="学生F" w:date="2026-10-06T01:35:54.822Z">
        <w:r w:rsidR="00B00001">
          <w:t xml:space="preserve">考えられる。</w:t>
        </w:r>
      </w:ins>
      <w:ins w:id="43" w:author="学生F" w:date="2026-10-06T01:36:15.995Z">
        <w:r w:rsidR="00B00001">
          <w:t xml:space="preserve">口頭での説明力を</w:t>
        </w:r>
      </w:ins>
      <w:ins w:id="44" w:author="学生F" w:date="2026-10-06T01:37:27.936Z">
        <w:r w:rsidR="00B00001">
          <w:t xml:space="preserve">重要だと考えられる。</w:t>
        </w:r>
      </w:ins>
      <w:ins w:id="45" w:author="学生F" w:date="2026-10-06T01:38:35.453Z">
        <w:r w:rsidR="00B00001">
          <w:t xml:space="preserve">本研究では</w:t>
        </w:r>
      </w:ins>
      <w:ins w:id="46" w:author="学生F" w:date="2026-10-06T01:39:52.647Z">
        <w:r w:rsidR="00B00001">
          <w:t xml:space="preserve">定量的に測ることが</w:t>
        </w:r>
      </w:ins>
      <w:ins w:id="47" w:author="学生F" w:date="2026-10-06T01:40:41.189Z">
        <w:r w:rsidR="00B00001">
          <w:t xml:space="preserve">データ数の拡大や</w:t>
        </w:r>
      </w:ins>
      <w:ins w:id="48" w:author="学生F" w:date="2026-10-06T01:41:01.245Z">
        <w:r w:rsidR="00B00001">
          <w:t xml:space="preserve">実験の結果</w:t>
        </w:r>
      </w:ins>
      <w:ins w:id="49" w:author="学生F" w:date="2026-10-06T01:42:10.934Z">
        <w:r w:rsidR="00B00001">
          <w:t xml:space="preserve">定量的に測ることが</w:t>
        </w:r>
      </w:ins>
      <w:ins w:id="50" w:author="学生F" w:date="2026-10-06T01:43:04.348Z">
        <w:r w:rsidR="00B00001">
          <w:t xml:space="preserve">提案する。</w:t>
        </w:r>
      </w:ins>
      <w:ins w:id="51" w:author="学生F" w:date="2026-10-06T01:43:30.190Z">
        <w:r w:rsidR="00B00001">
          <w:t xml:space="preserve">他分野への応用が</w:t>
        </w:r>
      </w:ins>
      <w:ins w:id="52" w:author="学生F" w:date="2026-10-06T01:44:49.767Z">
        <w:r w:rsidR="00B00001">
          <w:t xml:space="preserve">面接評価の場面では</w:t>
        </w:r>
      </w:ins>
      <w:ins w:id="53" w:author="学生F" w:date="2026-10-06T01:45:23.243Z">
        <w:r w:rsidR="00B00001">
          <w:t xml:space="preserve">既存手法と比較して</w:t>
        </w:r>
      </w:ins>
      <w:ins w:id="54" w:author="学生F" w:date="2026-10-06T01:46:25.907Z">
        <w:r w:rsidR="00B00001">
          <w:t xml:space="preserve">面接評価の場面では</w:t>
        </w:r>
      </w:ins>
      <w:ins w:id="55" w:author="学生F" w:date="2026-10-06T01:46:57.566Z">
        <w:r w:rsidR="00B00001">
          <w:t xml:space="preserve">また、</w:t>
        </w:r>
      </w:ins>
      <w:ins w:id="56" w:author="学生F" w:date="2026-10-06T01:48:13.787Z">
        <w:r w:rsidR="00B00001">
          <w:t xml:space="preserve">従来手法の</w:t>
        </w:r>
      </w:ins>
      <w:ins w:id="57" w:author="学生F" w:date="2026-10-06T01:49:06.897Z">
        <w:r w:rsidR="00B00001">
          <w:t xml:space="preserve">新しい評価指標を</w:t>
        </w:r>
      </w:ins>
      <w:ins w:id="58" w:author="学生F" w:date="2026-10-06T01:50:04.544Z">
        <w:r w:rsidR="00B00001">
          <w:t xml:space="preserve">また、</w:t>
        </w:r>
      </w:ins>
      <w:ins w:id="59" w:author="学生F" w:date="2026-10-09T06:00:32.203Z">
        <w:r w:rsidR="00B00002">
          <w:t xml:space="preserve">実験の結果</w:t>
        </w:r>
      </w:ins>
      <w:ins w:id="60" w:author="学生F" w:date="2026-10-09T06:01:11.432Z">
        <w:r w:rsidR="00B00002">
          <w:t xml:space="preserve">新しい評価指標を</w:t>
        </w:r>
      </w:ins>
      <w:ins w:id="61" w:author="学生F" w:date="2026-10-09T06:02:25.483Z">
        <w:r w:rsidR="00B00002">
          <w:t xml:space="preserve">高い精度を示した。</w:t>
        </w:r>
      </w:ins>
      <w:ins w:id="62" w:author="学生F" w:date="2026-10-09T06:02:48.985Z">
        <w:r w:rsidR="00B00002">
          <w:t xml:space="preserve">今後の課題として</w:t>
        </w:r>
      </w:ins>
      <w:ins w:id="63" w:author="学生F" w:date="2026-10-09T06:03:30.844Z">
        <w:r w:rsidR="00B00002">
          <w:t xml:space="preserve">定量的に測ることが</w:t>
        </w:r>
      </w:ins>
      <w:ins w:id="64" w:author="学生F" w:date="2026-10-09T06:04:41.074Z">
        <w:r w:rsidR="00B00002">
          <w:t xml:space="preserve">評価者による</w:t>
        </w:r>
      </w:ins>
      <w:ins w:id="65" w:author="学生F" w:date="2026-10-09T06:05:46.019Z">
        <w:r w:rsidR="00B00002">
          <w:t xml:space="preserve">高い精度を示した。</w:t>
        </w:r>
      </w:ins>
      <w:ins w:id="66" w:author="学生F" w:date="2026-10-09T06:06:20.962Z">
        <w:r w:rsidR="00B00002">
          <w:t xml:space="preserve">データ数の拡大や</w:t>
        </w:r>
      </w:ins>
      <w:ins w:id="67" w:author="学生F" w:date="2026-10-09T06:06:54.674Z">
        <w:r w:rsidR="00B00002">
          <w:t xml:space="preserve">従来手法の</w:t>
        </w:r>
      </w:ins>
      <w:ins w:id="68" w:author="学生F" w:date="2026-10-09T06:07:20.885Z">
        <w:r w:rsidR="00B00002">
          <w:t xml:space="preserve">重要だと考えられる。</w:t>
        </w:r>
      </w:ins>
      <w:ins w:id="69" w:author="学生F" w:date="2026-10-09T06:07:49.189Z">
        <w:r w:rsidR="00B00002">
          <w:t xml:space="preserve">特に、</w:t>
        </w:r>
      </w:ins>
      <w:ins w:id="70" w:author="学生F" w:date="2026-10-09T06:09:08.249Z">
        <w:r w:rsidR="00B00002">
          <w:t xml:space="preserve">課題を整理し</w:t>
        </w:r>
      </w:ins>
      <w:ins w:id="71" w:author="学生F" w:date="2026-10-09T06:09:38.264Z">
        <w:r w:rsidR="00B00002">
          <w:t xml:space="preserve">提案する。</w:t>
        </w:r>
      </w:ins>
      <w:ins w:id="72" w:author="学生F" w:date="2026-10-09T06:10:17.168Z">
        <w:r w:rsidR="00B00002">
          <w:t xml:space="preserve">口頭での説明力を</w:t>
        </w:r>
      </w:ins>
      <w:ins w:id="73" w:author="学生F" w:date="2026-10-09T06:10:42.446Z">
        <w:r w:rsidR="00B00002">
          <w:t xml:space="preserve">提案手法は</w:t>
        </w:r>
      </w:ins>
      <w:ins w:id="74" w:author="学生F" w:date="2026-10-09T06:11:04.842Z">
        <w:r w:rsidR="00B00002">
          <w:t xml:space="preserve">また、</w:t>
        </w:r>
      </w:ins>
      <w:ins w:id="75" w:author="学生F" w:date="2026-10-09T06:11:59.538Z">
        <w:r w:rsidR="00B00002">
          <w:t xml:space="preserve">重要だと考えられる。</w:t>
        </w:r>
      </w:ins>
      <w:ins w:id="76" w:author="学生F" w:date="2026-10-09T06:12:41.316Z">
        <w:r w:rsidR="00B00002">
          <w:t xml:space="preserve">他分野への応用が</w:t>
        </w:r>
      </w:ins>
      <w:ins w:id="77" w:author="学生F" w:date="2026-10-09T06:13:36.168Z">
        <w:r w:rsidR="00B00002">
          <w:t xml:space="preserve">主観評価との</w:t>
        </w:r>
      </w:ins>
      <w:ins w:id="78" w:author="学生F" w:date="2026-10-09T06:14:48.691Z">
        <w:r w:rsidR="00B00002">
          <w:t xml:space="preserve">他分野への応用が</w:t>
        </w:r>
      </w:ins>
      <w:ins w:id="79" w:author="学生F" w:date="2026-10-09T06:15:32.989Z">
        <w:r w:rsidR="00B00002">
          <w:t xml:space="preserve">主観評価との</w:t>
        </w:r>
      </w:ins>
      <w:ins w:id="80" w:author="学生F" w:date="2026-10-09T06:16:37.804Z">
        <w:r w:rsidR="00B00002">
          <w:t xml:space="preserve">新しい評価指標を</w:t>
        </w:r>
      </w:ins>
      <w:ins w:id="81" w:author="学生F" w:date="2026-10-09T06:17:17.983Z">
        <w:r w:rsidR="00B00002">
          <w:t xml:space="preserve">今後の課題として</w:t>
        </w:r>
      </w:ins>
      <w:ins w:id="82" w:author="学生F" w:date="2026-10-09T06:18:03.469Z">
        <w:r w:rsidR="00B00002">
          <w:t xml:space="preserve">課題を整理し</w:t>
        </w:r>
      </w:ins>
      <w:ins w:id="83" w:author="学生F" w:date="2026-10-09T06:18:33.583Z">
        <w:r w:rsidR="00B00002">
          <w:t xml:space="preserve">既存手法と比較して</w:t>
        </w:r>
      </w:ins>
      <w:ins w:id="84" w:author="学生F" w:date="2026-10-09T06:18:57.810Z">
        <w:r w:rsidR="00B00002">
          <w:t xml:space="preserve">データ数の拡大や</w:t>
        </w:r>
      </w:ins>
      <w:ins w:id="85" w:author="学生F" w:date="2026-10-09T06:19:45.427Z">
        <w:r w:rsidR="00B00002">
          <w:t xml:space="preserve">新しい評価指標を</w:t>
        </w:r>
      </w:ins>
      <w:ins w:id="86" w:author="学生F" w:date="2026-10-09T06:20:18.539Z">
        <w:r w:rsidR="00B00002">
          <w:t xml:space="preserve">提案手法は</w:t>
        </w:r>
      </w:ins>
      <w:ins w:id="87" w:author="学生F" w:date="2026-10-09T06:21:19.266Z">
        <w:r w:rsidR="00B00002">
          <w:t xml:space="preserve">主観評価との</w:t>
        </w:r>
      </w:ins>
      <w:ins w:id="88" w:author="学生F" w:date="2026-10-09T06:21:58.138Z">
        <w:r w:rsidR="00B00002">
          <w:t xml:space="preserve">課題を整理し</w:t>
        </w:r>
      </w:ins>
      <w:ins w:id="89" w:author="学生F" w:date="2026-10-09T06:22:31.235Z">
        <w:r w:rsidR="00B00002">
          <w:t xml:space="preserve">口頭での説明力を</w:t>
        </w:r>
      </w:ins>
      <w:ins w:id="90" w:author="学生F" w:date="2026-10-09T06:23:47.377Z">
        <w:r w:rsidR="00B00002">
          <w:t xml:space="preserve">口頭での説明力を</w:t>
        </w:r>
      </w:ins>
      <w:ins w:id="91" w:author="学生F" w:date="2026-10-09T06:24:49.934Z">
        <w:r w:rsidR="00B00002">
          <w:t xml:space="preserve">新しい評価指標を</w:t>
        </w:r>
      </w:ins>
      <w:ins w:id="92" w:author="学生F" w:date="2026-10-09T06:25:27.290Z">
        <w:r w:rsidR="00B00002">
          <w:t xml:space="preserve">今後の課題として</w:t>
        </w:r>
      </w:ins>
      <w:ins w:id="93" w:author="学生F" w:date="2026-10-09T06:26:46.751Z">
        <w:r w:rsidR="00B00002">
          <w:t xml:space="preserve">考えられる。</w:t>
        </w:r>
      </w:ins>
      <w:ins w:id="94" w:author="学生F" w:date="2026-10-09T06:27:25.326Z">
        <w:r w:rsidR="00B00002">
          <w:t xml:space="preserve">重要だと考えられる。</w:t>
        </w:r>
      </w:ins>
      <w:ins w:id="95" w:author="学生F" w:date="2026-10-09T06:28:14.767Z">
        <w:r w:rsidR="00B00002">
          <w:t xml:space="preserve">今後の課題として</w:t>
        </w:r>
      </w:ins>
      <w:ins w:id="96" w:author="学生F" w:date="2026-10-09T06:29:05.979Z">
        <w:r w:rsidR="00B00002">
          <w:t xml:space="preserve">特に、</w:t>
        </w:r>
      </w:ins>
      <w:ins w:id="97" w:author="学生F" w:date="2026-10-09T06:30:11.475Z">
        <w:r w:rsidR="00B00002">
          <w:t xml:space="preserve">提案する。</w:t>
        </w:r>
      </w:ins>
      <w:ins w:id="98" w:author="学生F" w:date="2026-10-09T06:31:29.888Z">
        <w:r w:rsidR="00B00002">
          <w:t xml:space="preserve">新しい評価指標を</w:t>
        </w:r>
      </w:ins>
      <w:ins w:id="99" w:author="学生F" w:date="2026-10-09T06:31:55.808Z">
        <w:r w:rsidR="00B00002">
          <w:t xml:space="preserve">既存手法と比較して</w:t>
        </w:r>
      </w:ins>
      <w:ins w:id="100" w:author="学生F" w:date="2026-10-09T06:32:22.384Z">
        <w:r w:rsidR="00B00002">
          <w:t xml:space="preserve">課題を整理し</w:t>
        </w:r>
      </w:ins>
      <w:ins w:id="101" w:author="学生F" w:date="2026-10-09T06:32:43.153Z">
        <w:r w:rsidR="00B00002">
          <w:t xml:space="preserve">既存手法と比較して</w:t>
        </w:r>
      </w:ins>
      <w:ins w:id="102" w:author="学生F" w:date="2026-10-09T06:33:03.887Z">
        <w:r w:rsidR="00B00002">
          <w:t xml:space="preserve">主観評価との</w:t>
        </w:r>
      </w:ins>
      <w:ins w:id="103" w:author="学生F" w:date="2026-10-09T06:33:49.240Z">
        <w:r w:rsidR="00B00002">
          <w:t xml:space="preserve">従来手法の</w:t>
        </w:r>
      </w:ins>
      <w:ins w:id="104" w:author="学生F" w:date="2026-10-09T06:34:44.611Z">
        <w:r w:rsidR="00B00002">
          <w:t xml:space="preserve">従来手法の</w:t>
        </w:r>
      </w:ins>
      <w:ins w:id="105" w:author="学生F" w:date="2026-10-09T06:35:27.367Z">
        <w:r w:rsidR="00B00002">
          <w:t xml:space="preserve">従来手法の</w:t>
        </w:r>
      </w:ins>
      <w:ins w:id="106" w:author="学生F" w:date="2026-10-09T06:36:11.883Z">
        <w:r w:rsidR="00B00002">
          <w:t xml:space="preserve">既存手法と比較して</w:t>
        </w:r>
      </w:ins>
      <w:ins w:id="107" w:author="学生F" w:date="2026-10-09T06:37:01.393Z">
        <w:r w:rsidR="00B00002">
          <w:t xml:space="preserve">考えられる。</w:t>
        </w:r>
      </w:ins>
      <w:ins w:id="108" w:author="学生F" w:date="2026-10-09T06:37:54.583Z">
        <w:r w:rsidR="00B00002">
          <w:t xml:space="preserve">面接評価の場面では</w:t>
        </w:r>
      </w:ins>
      <w:ins w:id="109" w:author="学生F" w:date="2026-10-09T06:38:38.220Z">
        <w:r w:rsidR="00B00002">
          <w:t xml:space="preserve">データ数の拡大や</w:t>
        </w:r>
      </w:ins>
      <w:ins w:id="110" w:author="学生F" w:date="2026-10-09T06:39:06.332Z">
        <w:r w:rsidR="00B00002">
          <w:t xml:space="preserve">検討が必要である。</w:t>
        </w:r>
      </w:ins>
      <w:ins w:id="111" w:author="学生F" w:date="2026-10-09T06:40:14.132Z">
        <w:r w:rsidR="00B00002">
          <w:t xml:space="preserve">特に、</w:t>
        </w:r>
      </w:ins>
      <w:ins w:id="112" w:author="学生F" w:date="2026-10-14T02:30:58.322Z">
        <w:r w:rsidR="00B00003">
          <w:t xml:space="preserve">既存手法と比較して</w:t>
        </w:r>
      </w:ins>
      <w:ins w:id="113" w:author="学生F" w:date="2026-10-14T02:32:02.713Z">
        <w:r w:rsidR="00B00003">
          <w:t xml:space="preserve">整合性についても</w:t>
        </w:r>
      </w:ins>
      <w:ins w:id="114" w:author="学生F" w:date="2026-10-14T02:32:30.418Z">
        <w:r w:rsidR="00B00003">
          <w:t xml:space="preserve">整合性についても</w:t>
        </w:r>
      </w:ins>
      <w:ins w:id="115" w:author="学生F" w:date="2026-10-14T02:33:32.131Z">
        <w:r w:rsidR="00B00003">
          <w:t xml:space="preserve">他分野への応用が</w:t>
        </w:r>
      </w:ins>
      <w:ins w:id="116" w:author="学生F" w:date="2026-10-14T02:33:59.620Z">
        <w:r w:rsidR="00B00003">
          <w:t xml:space="preserve">重要だと考えられる。</w:t>
        </w:r>
      </w:ins>
      <w:ins w:id="117" w:author="学生F" w:date="2026-10-14T02:34:50.029Z">
        <w:r w:rsidR="00B00003">
          <w:t xml:space="preserve">他分野への応用が</w:t>
        </w:r>
      </w:ins>
      <w:ins w:id="118" w:author="学生F" w:date="2026-10-14T02:35:41.353Z">
        <w:r w:rsidR="00B00003">
          <w:t xml:space="preserve">また、</w:t>
        </w:r>
      </w:ins>
      <w:ins w:id="119" w:author="学生F" w:date="2026-10-14T02:36:44.085Z">
        <w:r w:rsidR="00B00003">
          <w:t xml:space="preserve">定量的に測ることが</w:t>
        </w:r>
      </w:ins>
      <w:ins w:id="120" w:author="学生F" w:date="2026-10-14T02:37:27.614Z">
        <w:r w:rsidR="00B00003">
          <w:t xml:space="preserve">高い精度を示した。</w:t>
        </w:r>
      </w:ins>
      <w:ins w:id="121" w:author="学生F" w:date="2026-10-14T02:38:32.210Z">
        <w:r w:rsidR="00B00003">
          <w:t xml:space="preserve">口頭での説明力を</w:t>
        </w:r>
      </w:ins>
      <w:ins w:id="122" w:author="学生F" w:date="2026-10-14T02:38:53.099Z">
        <w:r w:rsidR="00B00003">
          <w:t xml:space="preserve">重要だと考えられる。</w:t>
        </w:r>
      </w:ins>
      <w:ins w:id="123" w:author="学生F" w:date="2026-10-14T02:39:45.974Z">
        <w:r w:rsidR="00B00003">
          <w:t xml:space="preserve">新しい評価指標を</w:t>
        </w:r>
      </w:ins>
      <w:ins w:id="124" w:author="学生F" w:date="2026-10-14T02:40:24.742Z">
        <w:r w:rsidR="00B00003">
          <w:t xml:space="preserve">定量的に測ることが</w:t>
        </w:r>
      </w:ins>
      <w:ins w:id="125" w:author="学生F" w:date="2026-10-14T02:41:19.609Z">
        <w:r w:rsidR="00B00003">
          <w:t xml:space="preserve">面接評価の場面では</w:t>
        </w:r>
      </w:ins>
      <w:ins w:id="126" w:author="学生F" w:date="2026-10-14T02:42:32.933Z">
        <w:r w:rsidR="00B00003">
          <w:t xml:space="preserve">定量的に測ることが</w:t>
        </w:r>
      </w:ins>
      <w:ins w:id="127" w:author="学生F" w:date="2026-10-14T02:43:47.990Z">
        <w:r w:rsidR="00B00003">
          <w:t xml:space="preserve">実験の結果</w:t>
        </w:r>
      </w:ins>
      <w:ins w:id="128" w:author="学生F" w:date="2026-10-14T02:44:29.015Z">
        <w:r w:rsidR="00B00003">
          <w:t xml:space="preserve">主観評価との</w:t>
        </w:r>
      </w:ins>
      <w:ins w:id="129" w:author="学生F" w:date="2026-10-14T02:44:57.034Z">
        <w:r w:rsidR="00B00003">
          <w:t xml:space="preserve">高い精度を示した。</w:t>
        </w:r>
      </w:ins>
      <w:ins w:id="130" w:author="学生F" w:date="2026-10-14T02:45:57.263Z">
        <w:r w:rsidR="00B00003">
          <w:t xml:space="preserve">今後の課題として</w:t>
        </w:r>
      </w:ins>
      <w:ins w:id="131" w:author="学生F" w:date="2026-10-14T02:47:07.794Z">
        <w:r w:rsidR="00B00003">
          <w:t xml:space="preserve">既存手法と比較して</w:t>
        </w:r>
      </w:ins>
      <w:ins w:id="132" w:author="学生F" w:date="2026-10-14T02:47:38.708Z">
        <w:r w:rsidR="00B00003">
          <w:t xml:space="preserve">主観評価との</w:t>
        </w:r>
      </w:ins>
      <w:ins w:id="133" w:author="学生F" w:date="2026-10-14T02:48:50.503Z">
        <w:r w:rsidR="00B00003">
          <w:t xml:space="preserve">検討が必要である。</w:t>
        </w:r>
      </w:ins>
      <w:ins w:id="134" w:author="学生F" w:date="2026-10-14T02:49:24.471Z">
        <w:r w:rsidR="00B00003">
          <w:t xml:space="preserve">他分野への応用が</w:t>
        </w:r>
      </w:ins>
      <w:ins w:id="135" w:author="学生F" w:date="2026-10-14T02:49:46.506Z">
        <w:r w:rsidR="00B00003">
          <w:t xml:space="preserve">他分野への応用が</w:t>
        </w:r>
      </w:ins>
      <w:ins w:id="136" w:author="学生F" w:date="2026-10-14T02:50:14.403Z">
        <w:r w:rsidR="00B00003">
          <w:t xml:space="preserve">特に、</w:t>
        </w:r>
      </w:ins>
      <w:ins w:id="137" w:author="学生F" w:date="2026-10-14T02:51:06.773Z">
        <w:r w:rsidR="00B00003">
          <w:t xml:space="preserve">評価者による</w:t>
        </w:r>
      </w:ins>
      <w:ins w:id="138" w:author="学生F" w:date="2026-10-14T02:51:57.243Z">
        <w:r w:rsidR="00B00003">
          <w:t xml:space="preserve">定量的に測ることが</w:t>
        </w:r>
      </w:ins>
      <w:ins w:id="139" w:author="学生F" w:date="2026-10-14T02:52:38.461Z">
        <w:r w:rsidR="00B00003">
          <w:t xml:space="preserve">今後の課題として</w:t>
        </w:r>
      </w:ins>
      <w:ins w:id="140" w:author="学生F" w:date="2026-10-14T02:53:56.382Z">
        <w:r w:rsidR="00B00003">
          <w:t xml:space="preserve">定量的に測ることが</w:t>
        </w:r>
      </w:ins>
      <w:ins w:id="141" w:author="学生F" w:date="2026-10-14T02:55:09.998Z">
        <w:r w:rsidR="00B00003">
          <w:t xml:space="preserve">他分野への応用が</w:t>
        </w:r>
      </w:ins>
      <w:ins w:id="142" w:author="学生F" w:date="2026-10-14T02:56:21.812Z">
        <w:r w:rsidR="00B00003">
          <w:t xml:space="preserve">重要だと考えられる。</w:t>
        </w:r>
      </w:ins>
      <w:ins w:id="143" w:author="学生F" w:date="2026-10-14T02:57:38.415Z">
        <w:r w:rsidR="00B00003">
          <w:t xml:space="preserve">本研究では</w:t>
        </w:r>
      </w:ins>
      <w:ins w:id="144" w:author="学生F" w:date="2026-10-14T02:58:07.649Z">
        <w:r w:rsidR="00B00003">
          <w:t xml:space="preserve">考えられる。</w:t>
        </w:r>
      </w:ins>
      <w:ins w:id="145" w:author="学生F" w:date="2026-10-14T02:58:40.928Z">
        <w:r w:rsidR="00B00003">
          <w:t xml:space="preserve">課題を整理し</w:t>
        </w:r>
      </w:ins>
      <w:ins w:id="146" w:author="学生F" w:date="2026-10-14T02:59:27.064Z">
        <w:r w:rsidR="00B00003">
          <w:t xml:space="preserve">課題を整理し</w:t>
        </w:r>
      </w:ins>
      <w:ins w:id="147" w:author="学生F" w:date="2026-10-14T03:00:20.168Z">
        <w:r w:rsidR="00B00003">
          <w:t xml:space="preserve">課題を整理し</w:t>
        </w:r>
      </w:ins>
      <w:ins w:id="148" w:author="学生F" w:date="2026-10-14T03:01:30.183Z">
        <w:r w:rsidR="00B00003">
          <w:t xml:space="preserve">また、</w:t>
        </w:r>
      </w:ins>
      <w:ins w:id="149" w:author="学生F" w:date="2026-10-14T03:02:13.193Z">
        <w:r w:rsidR="00B00003">
          <w:t xml:space="preserve">また、</w:t>
        </w:r>
      </w:ins>
      <w:ins w:id="150" w:author="学生F" w:date="2026-10-14T03:02:44.096Z">
        <w:r w:rsidR="00B00003">
          <w:t xml:space="preserve">新しい評価指標を</w:t>
        </w:r>
      </w:ins>
      <w:ins w:id="151" w:author="学生F" w:date="2026-10-14T03:03:39.684Z">
        <w:r w:rsidR="00B00003">
          <w:t xml:space="preserve">他分野への応用が</w:t>
        </w:r>
      </w:ins>
      <w:ins w:id="152" w:author="学生F" w:date="2026-10-14T03:04:52.899Z">
        <w:r w:rsidR="00B00003">
          <w:t xml:space="preserve">特に、</w:t>
        </w:r>
      </w:ins>
      <w:ins w:id="153" w:author="学生F" w:date="2026-10-14T03:05:35.944Z">
        <w:r w:rsidR="00B00003">
          <w:t xml:space="preserve">今後の課題として</w:t>
        </w:r>
      </w:ins>
      <w:ins w:id="154" w:author="学生F" w:date="2026-10-14T03:06:51.376Z">
        <w:r w:rsidR="00B00003">
          <w:t xml:space="preserve">提案手法は</w:t>
        </w:r>
      </w:ins>
      <w:ins w:id="155" w:author="学生F" w:date="2026-10-14T03:07:33.836Z">
        <w:r w:rsidR="00B00003">
          <w:t xml:space="preserve">高い精度を示した。</w:t>
        </w:r>
      </w:ins>
      <w:ins w:id="156" w:author="学生F" w:date="2026-10-14T03:08:23.234Z">
        <w:r w:rsidR="00B00003">
          <w:t xml:space="preserve">提案する。</w:t>
        </w:r>
      </w:ins>
      <w:ins w:id="157" w:author="学生F" w:date="2026-10-14T03:09:20.769Z">
        <w:r w:rsidR="00B00003">
          <w:t xml:space="preserve">高い精度を示した。</w:t>
        </w:r>
      </w:ins>
      <w:ins w:id="158" w:author="学生F" w:date="2026-10-14T03:09:44.680Z">
        <w:r w:rsidR="00B00003">
          <w:t xml:space="preserve">課題を整理し</w:t>
        </w:r>
      </w:ins>
      <w:ins w:id="159" w:author="学生F" w:date="2026-10-14T03:10:37.081Z">
        <w:r w:rsidR="00B00003">
          <w:t xml:space="preserve">他分野への応用が</w:t>
        </w:r>
      </w:ins>
      <w:ins w:id="160" w:author="学生F" w:date="2026-10-14T03:11:14.063Z">
        <w:r w:rsidR="00B00003">
          <w:t xml:space="preserve">実験の結果</w:t>
        </w:r>
      </w:ins>
      <w:ins w:id="161" w:author="学生F" w:date="2026-10-14T03:12:31.694Z">
        <w:r w:rsidR="00B00003">
          <w:t xml:space="preserve">評価者による</w:t>
        </w:r>
      </w:ins>
      <w:ins w:id="162" w:author="学生F" w:date="2026-10-14T03:13:38.530Z">
        <w:r w:rsidR="00B00003">
          <w:t xml:space="preserve">従来手法の</w:t>
        </w:r>
      </w:ins>
      <w:ins w:id="163" w:author="学生F" w:date="2026-10-14T03:14:36.020Z">
        <w:r w:rsidR="00B00003">
          <w:t xml:space="preserve">評価者による</w:t>
        </w:r>
      </w:ins>
      <w:ins w:id="164" w:author="学生F" w:date="2026-10-14T03:15:07.201Z">
        <w:r w:rsidR="00B00003">
          <w:t xml:space="preserve">課題を整理し</w:t>
        </w:r>
      </w:ins>
      <w:ins w:id="165" w:author="学生F" w:date="2026-10-14T03:15:54.119Z">
        <w:r w:rsidR="00B00003">
          <w:t xml:space="preserve">口頭での説明力を</w:t>
        </w:r>
      </w:ins>
      <w:ins w:id="166" w:author="学生F" w:date="2026-10-14T03:16:56.269Z">
        <w:r w:rsidR="00B00003">
          <w:t xml:space="preserve">他分野への応用が</w:t>
        </w:r>
      </w:ins>
      <w:ins w:id="167" w:author="学生F" w:date="2026-10-14T03:17:21.213Z">
        <w:r w:rsidR="00B00003">
          <w:t xml:space="preserve">特に、</w:t>
        </w:r>
      </w:ins>
      <w:ins w:id="168" w:author="学生F" w:date="2026-10-14T03:18:26.210Z">
        <w:r w:rsidR="00B00003">
          <w:t xml:space="preserve">口頭での説明力を</w:t>
        </w:r>
      </w:ins>
      <w:ins w:id="169" w:author="学生F" w:date="2026-10-14T03:19:30.094Z">
        <w:r w:rsidR="00B00003">
          <w:t xml:space="preserve">面接評価の場面では</w:t>
        </w:r>
      </w:ins>
      <w:ins w:id="170" w:author="学生F" w:date="2026-10-14T03:20:34.925Z">
        <w:r w:rsidR="00B00003">
          <w:t xml:space="preserve">新しい評価指標を</w:t>
        </w:r>
      </w:ins>
      <w:ins w:id="171" w:author="学生F" w:date="2026-10-14T03:21:07.181Z">
        <w:r w:rsidR="00B00003">
          <w:t xml:space="preserve">実験の結果</w:t>
        </w:r>
      </w:ins>
      <w:ins w:id="172" w:author="学生F" w:date="2026-10-14T03:21:36.410Z">
        <w:r w:rsidR="00B00003">
          <w:t xml:space="preserve">主観評価との</w:t>
        </w:r>
      </w:ins>
      <w:ins w:id="173" w:author="学生F" w:date="2026-10-14T03:22:51.600Z">
        <w:r w:rsidR="00B00003">
          <w:t xml:space="preserve">提案手法は</w:t>
        </w:r>
      </w:ins>
      <w:ins w:id="174" w:author="学生F" w:date="2026-10-14T03:23:47.493Z">
        <w:r w:rsidR="00B00003">
          <w:t xml:space="preserve">他分野への応用が</w:t>
        </w:r>
      </w:ins>
      <w:ins w:id="175" w:author="学生F" w:date="2026-10-14T03:24:33.562Z">
        <w:r w:rsidR="00B00003">
          <w:t xml:space="preserve">従来手法の</w:t>
        </w:r>
      </w:ins>
      <w:ins w:id="176" w:author="学生F" w:date="2026-10-14T03:25:46.517Z">
        <w:r w:rsidR="00B00003">
          <w:t xml:space="preserve">高い精度を示した。</w:t>
        </w:r>
      </w:ins>
      <w:ins w:id="177" w:author="学生F" w:date="2026-10-14T03:26:30.742Z">
        <w:r w:rsidR="00B00003">
          <w:t xml:space="preserve">今後の課題として</w:t>
        </w:r>
      </w:ins>
      <w:ins w:id="178" w:author="学生F" w:date="2026-10-14T03:27:13.722Z">
        <w:r w:rsidR="00B00003">
          <w:t xml:space="preserve">実験の結果</w:t>
        </w:r>
      </w:ins>
      <w:ins w:id="179" w:author="学生F" w:date="2026-10-14T03:28:06.191Z">
        <w:r w:rsidR="00B00003">
          <w:t xml:space="preserve">今後の課題として</w:t>
        </w:r>
      </w:ins>
      <w:ins w:id="180" w:author="学生F" w:date="2026-10-14T03:29:04.494Z">
        <w:r w:rsidR="00B00003">
          <w:t xml:space="preserve">新しい評価指標を</w:t>
        </w:r>
      </w:ins>
      <w:ins w:id="181" w:author="学生F" w:date="2026-10-14T03:29:50.218Z">
        <w:r w:rsidR="00B00003">
          <w:t xml:space="preserve">面接評価の場面では</w:t>
        </w:r>
      </w:ins>
      <w:ins w:id="182" w:author="学生F" w:date="2026-10-14T03:31:07.790Z">
        <w:r w:rsidR="00B00003">
          <w:t xml:space="preserve">今後の課題として</w:t>
        </w:r>
      </w:ins>
    </w:p>
    <w:sectPr/>
  </w:body>
</w:document>
</file>

<file path=word/settings.xml><?xml version="1.0" encoding="utf-8"?>
<w:settings xmlns:w="http://schemas.openxmlformats.org/wordprocessingml/2006/main">
  <w:trackRevisions/>
  <w:defaultTabStop w:val="840"/>
  <w:rsids>
    <w:rsidRoot w:val="00A00000"/>
    <w:rsid w:val="00A00000"/>
    <w:rsid w:val="00B00001"/>
    <w:rsid w:val="00B00002"/>
    <w:rsid w:val="00B00003"/>
  </w:rsids>
</w:settings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