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ins w:id="1" w:author="学生B" w:date="2026-05-11T14:00:15.292Z">
        <w:r>
          <w:t xml:space="preserve">本研究では</w:t>
        </w:r>
      </w:ins>
      <w:ins w:id="2" w:author="学生B" w:date="2026-05-11T14:00:31.840Z">
        <w:r>
          <w:t xml:space="preserve">従来手法の</w:t>
        </w:r>
      </w:ins>
      <w:ins w:id="3" w:author="学生B" w:date="2026-05-11T14:01:11.262Z">
        <w:r>
          <w:t xml:space="preserve">課題を整理し</w:t>
        </w:r>
      </w:ins>
      <w:ins w:id="4" w:author="学生B" w:date="2026-05-11T14:01:43.737Z">
        <w:r>
          <w:t xml:space="preserve">新しい評価指標を</w:t>
        </w:r>
      </w:ins>
      <w:ins w:id="5" w:author="学生B" w:date="2026-05-11T14:02:11.773Z">
        <w:r>
          <w:t xml:space="preserve">提案する。</w:t>
        </w:r>
      </w:ins>
      <w:ins w:id="6" w:author="学生B" w:date="2026-05-11T14:02:36.911Z">
        <w:r>
          <w:t xml:space="preserve">実験の結果</w:t>
        </w:r>
      </w:ins>
      <w:ins w:id="7" w:author="学生B" w:date="2026-05-11T14:02:37.911Z">
        <w:r>
          <w:t xml:space="preserve">本研究の目的は、AIを活用した面接評価システムにおいて、受験者の口頭説明の論理性と一貫性を定量的に評価する新しい指標を提案することである。既存研究では主に音声認識精度やキーワード一致度に基づく評価が中心であったが、本研究ではそれに加えて、発話の時系列構造を考慮した意味的つながりの評価を導入する。具体的には、発話をセグメントに分割し、各セグメント間の意味的類似度を埋め込みベクトルにより算出したうえで、論理展開の自然さをスコア化する。実験では模擬面接データを用い、提案手法が人間評価者のスコアと高い相関を示すことを確認した。今後は評価対象分野の拡大や、リアルタイム評価への応用が期待される。</w:t>
        </w:r>
      </w:ins>
      <w:ins w:id="8" w:author="学生B" w:date="2026-05-11T14:03:16.560Z">
        <w:r>
          <w:t xml:space="preserve">データ数の拡大や</w:t>
        </w:r>
      </w:ins>
      <w:ins w:id="9" w:author="学生B" w:date="2026-05-11T14:03:46.157Z">
        <w:r>
          <w:t xml:space="preserve">他分野への応用が</w:t>
        </w:r>
      </w:ins>
      <w:ins w:id="10" w:author="学生B" w:date="2026-05-11T14:04:28.290Z">
        <w:r>
          <w:t xml:space="preserve">考えられる。</w:t>
        </w:r>
      </w:ins>
      <w:ins w:id="11" w:author="学生B" w:date="2026-05-11T14:05:17.482Z">
        <w:r>
          <w:t xml:space="preserve">また、</w:t>
        </w:r>
      </w:ins>
      <w:ins w:id="12" w:author="学生B" w:date="2026-05-11T14:05:47.794Z">
        <w:r>
          <w:t xml:space="preserve">評価者による</w:t>
        </w:r>
      </w:ins>
    </w:p>
    <w:sectPr/>
  </w:body>
</w:document>
</file>

<file path=word/styles.xml><?xml version="1.0" encoding="utf-8"?>
<w:styles xmlns:w="http://schemas.openxmlformats.org/wordprocessingml/2006/main">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